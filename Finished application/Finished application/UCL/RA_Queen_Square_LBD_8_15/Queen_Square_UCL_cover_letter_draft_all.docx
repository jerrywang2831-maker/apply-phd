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B4E76" w14:textId="77777777" w:rsidR="00DA148A" w:rsidRPr="00DA148A" w:rsidRDefault="00DA148A" w:rsidP="00375931">
      <w:pPr>
        <w:rPr>
          <w:del w:id="0" w:author="Chuqi Wang" w:date="2024-08-15T10:29:00Z" w16du:dateUtc="2024-08-15T09:29:00Z"/>
          <w:lang w:val="en-US"/>
        </w:rPr>
      </w:pPr>
      <w:del w:id="1" w:author="Chuqi Wang" w:date="2024-08-15T10:29:00Z" w16du:dateUtc="2024-08-15T09:29:00Z">
        <w:r w:rsidRPr="00DA148A">
          <w:rPr>
            <w:lang w:val="en-US"/>
          </w:rPr>
          <w:delText>Note:</w:delText>
        </w:r>
      </w:del>
    </w:p>
    <w:p w14:paraId="0CEDFE68" w14:textId="77777777" w:rsidR="00DA148A" w:rsidRPr="00DA148A" w:rsidRDefault="00DA148A" w:rsidP="00375931">
      <w:pPr>
        <w:rPr>
          <w:del w:id="2" w:author="Chuqi Wang" w:date="2024-08-15T10:29:00Z" w16du:dateUtc="2024-08-15T09:29:00Z"/>
          <w:lang w:val="en-US"/>
        </w:rPr>
      </w:pPr>
      <w:del w:id="3" w:author="Chuqi Wang" w:date="2024-08-15T10:29:00Z" w16du:dateUtc="2024-08-15T09:29:00Z">
        <w:r w:rsidRPr="00DA148A">
          <w:rPr>
            <w:highlight w:val="yellow"/>
            <w:lang w:val="en-US"/>
          </w:rPr>
          <w:delText>Edit CV</w:delText>
        </w:r>
        <w:r w:rsidRPr="00DA148A">
          <w:rPr>
            <w:lang w:val="en-US"/>
          </w:rPr>
          <w:delText>, relevant modules, experiences (NCS), skills add MS Office suite), check it match with experience mentioned in cover letter</w:delText>
        </w:r>
      </w:del>
    </w:p>
    <w:p w14:paraId="214580DF" w14:textId="77777777" w:rsidR="00DA148A" w:rsidRPr="00DA148A" w:rsidRDefault="00DA148A" w:rsidP="00375931">
      <w:pPr>
        <w:rPr>
          <w:del w:id="4" w:author="Chuqi Wang" w:date="2024-08-15T10:29:00Z" w16du:dateUtc="2024-08-15T09:29:00Z"/>
          <w:lang w:val="en-US"/>
        </w:rPr>
      </w:pPr>
      <w:del w:id="5" w:author="Chuqi Wang" w:date="2024-08-15T10:29:00Z" w16du:dateUtc="2024-08-15T09:29:00Z">
        <w:r w:rsidRPr="00DA148A">
          <w:fldChar w:fldCharType="begin"/>
        </w:r>
        <w:r w:rsidRPr="00DA148A">
          <w:delInstrText>HYPERLINK "mailto:a.zarkali@ucl.ac.uk"</w:delInstrText>
        </w:r>
        <w:r w:rsidRPr="00DA148A">
          <w:fldChar w:fldCharType="separate"/>
        </w:r>
        <w:r w:rsidRPr="00DA148A">
          <w:rPr>
            <w:rStyle w:val="Hyperlink"/>
            <w:color w:val="auto"/>
          </w:rPr>
          <w:delText>a.zarkali@ucl.ac.uk</w:delText>
        </w:r>
        <w:r w:rsidRPr="00DA148A">
          <w:rPr>
            <w:rStyle w:val="Hyperlink"/>
            <w:color w:val="auto"/>
          </w:rPr>
          <w:fldChar w:fldCharType="end"/>
        </w:r>
        <w:r w:rsidRPr="00DA148A">
          <w:delText xml:space="preserve"> </w:delText>
        </w:r>
      </w:del>
    </w:p>
    <w:p w14:paraId="026DC17C" w14:textId="77777777" w:rsidR="00DA148A" w:rsidRPr="00DA148A" w:rsidRDefault="00DA148A" w:rsidP="00375931">
      <w:pPr>
        <w:rPr>
          <w:del w:id="6" w:author="Chuqi Wang" w:date="2024-08-15T10:29:00Z" w16du:dateUtc="2024-08-15T09:29:00Z"/>
          <w:u w:val="single"/>
          <w:lang w:val="en-US"/>
        </w:rPr>
      </w:pPr>
    </w:p>
    <w:p w14:paraId="47A456B0" w14:textId="77777777" w:rsidR="00DA148A" w:rsidRPr="00DA148A" w:rsidRDefault="00DA148A" w:rsidP="00375931">
      <w:pPr>
        <w:rPr>
          <w:del w:id="7" w:author="Chuqi Wang" w:date="2024-08-15T10:29:00Z" w16du:dateUtc="2024-08-15T09:29:00Z"/>
          <w:lang w:val="en-US"/>
        </w:rPr>
      </w:pPr>
      <w:del w:id="8" w:author="Chuqi Wang" w:date="2024-08-15T10:29:00Z" w16du:dateUtc="2024-08-15T09:29:00Z">
        <w:r w:rsidRPr="00DA148A">
          <w:rPr>
            <w:lang w:val="en-US"/>
          </w:rPr>
          <w:delText>Supporting information</w:delText>
        </w:r>
      </w:del>
    </w:p>
    <w:p w14:paraId="069E70F7" w14:textId="77777777" w:rsidR="00DA148A" w:rsidRPr="00DA148A" w:rsidRDefault="00DA148A" w:rsidP="00375931">
      <w:pPr>
        <w:rPr>
          <w:del w:id="9" w:author="Chuqi Wang" w:date="2024-08-15T10:29:00Z" w16du:dateUtc="2024-08-15T09:29:00Z"/>
        </w:rPr>
      </w:pPr>
      <w:del w:id="10" w:author="Chuqi Wang" w:date="2024-08-15T10:29:00Z" w16du:dateUtc="2024-08-15T09:29:00Z">
        <w:r w:rsidRPr="00DA148A">
          <w:rPr>
            <w:lang w:val="en-US"/>
          </w:rPr>
          <w:delText xml:space="preserve">NIUS for LBD with direction of </w:delText>
        </w:r>
        <w:r w:rsidRPr="00DA148A">
          <w:delText>identify most effective ultrasound parameters (e.g., frequency, intensity, duration) for targeting brain regions implicated in LBD. Understand how ultrasound affects neural circuits at a cellular and molecular level. And clinical trails for establish protocols and guidelines.</w:delText>
        </w:r>
      </w:del>
    </w:p>
    <w:p w14:paraId="076061BD" w14:textId="77777777" w:rsidR="00DA148A" w:rsidRPr="00DA148A" w:rsidRDefault="00DA148A" w:rsidP="00375931">
      <w:pPr>
        <w:rPr>
          <w:del w:id="11" w:author="Chuqi Wang" w:date="2024-08-15T10:29:00Z" w16du:dateUtc="2024-08-15T09:29:00Z"/>
          <w:u w:val="single"/>
          <w:lang w:val="en-US"/>
        </w:rPr>
      </w:pPr>
    </w:p>
    <w:p w14:paraId="1792575F" w14:textId="77777777" w:rsidR="00DA148A" w:rsidRPr="00DA148A" w:rsidRDefault="00DA148A" w:rsidP="00375931">
      <w:pPr>
        <w:rPr>
          <w:del w:id="12" w:author="Chuqi Wang" w:date="2024-08-15T10:29:00Z" w16du:dateUtc="2024-08-15T09:29:00Z"/>
          <w:u w:val="single"/>
          <w:lang w:val="en-US"/>
        </w:rPr>
      </w:pPr>
      <w:del w:id="13" w:author="Chuqi Wang" w:date="2024-08-15T10:29:00Z" w16du:dateUtc="2024-08-15T09:29:00Z">
        <w:r w:rsidRPr="00DA148A">
          <w:rPr>
            <w:u w:val="single"/>
            <w:lang w:val="en-US"/>
          </w:rPr>
          <w:delText>Keywords</w:delText>
        </w:r>
      </w:del>
    </w:p>
    <w:p w14:paraId="642E8478" w14:textId="77777777" w:rsidR="00DA148A" w:rsidRPr="00DA148A" w:rsidRDefault="00DA148A" w:rsidP="00375931">
      <w:pPr>
        <w:rPr>
          <w:del w:id="14" w:author="Chuqi Wang" w:date="2024-08-15T10:29:00Z" w16du:dateUtc="2024-08-15T09:29:00Z"/>
          <w:lang w:val="en-US"/>
        </w:rPr>
      </w:pPr>
      <w:del w:id="15" w:author="Chuqi Wang" w:date="2024-08-15T10:29:00Z" w16du:dateUtc="2024-08-15T09:29:00Z">
        <w:r w:rsidRPr="00DA148A">
          <w:rPr>
            <w:lang w:val="en-US"/>
          </w:rPr>
          <w:delText>Requirements: knowledge- medical statistics, data processing and analysis</w:delText>
        </w:r>
      </w:del>
    </w:p>
    <w:p w14:paraId="679CC8D5" w14:textId="77777777" w:rsidR="00DA148A" w:rsidRPr="00DA148A" w:rsidRDefault="00DA148A" w:rsidP="00375931">
      <w:pPr>
        <w:rPr>
          <w:del w:id="16" w:author="Chuqi Wang" w:date="2024-08-15T10:29:00Z" w16du:dateUtc="2024-08-15T09:29:00Z"/>
          <w:lang w:val="en-US"/>
        </w:rPr>
      </w:pPr>
      <w:del w:id="17" w:author="Chuqi Wang" w:date="2024-08-15T10:29:00Z" w16du:dateUtc="2024-08-15T09:29:00Z">
        <w:r w:rsidRPr="00DA148A">
          <w:rPr>
            <w:lang w:val="en-US"/>
          </w:rPr>
          <w:delText>Experience - neuropsychological assessments in adult populations (^in the progress of recruitment, however, due to time restraint)</w:delText>
        </w:r>
      </w:del>
    </w:p>
    <w:p w14:paraId="04D17A09" w14:textId="77777777" w:rsidR="00DA148A" w:rsidRPr="00DA148A" w:rsidRDefault="00DA148A" w:rsidP="00375931">
      <w:pPr>
        <w:rPr>
          <w:del w:id="18" w:author="Chuqi Wang" w:date="2024-08-15T10:29:00Z" w16du:dateUtc="2024-08-15T09:29:00Z"/>
          <w:lang w:val="en-US"/>
        </w:rPr>
      </w:pPr>
      <w:del w:id="19" w:author="Chuqi Wang" w:date="2024-08-15T10:29:00Z" w16du:dateUtc="2024-08-15T09:29:00Z">
        <w:r w:rsidRPr="00DA148A">
          <w:rPr>
            <w:lang w:val="en-US"/>
          </w:rPr>
          <w:delText>Practical – IT in MS Office suite</w:delText>
        </w:r>
      </w:del>
    </w:p>
    <w:p w14:paraId="734358E6" w14:textId="77777777" w:rsidR="00DA148A" w:rsidRPr="00DA148A" w:rsidRDefault="00DA148A" w:rsidP="00375931">
      <w:pPr>
        <w:rPr>
          <w:del w:id="20" w:author="Chuqi Wang" w:date="2024-08-15T10:29:00Z" w16du:dateUtc="2024-08-15T09:29:00Z"/>
          <w:lang w:val="en-US"/>
        </w:rPr>
      </w:pPr>
      <w:del w:id="21" w:author="Chuqi Wang" w:date="2024-08-15T10:29:00Z" w16du:dateUtc="2024-08-15T09:29:00Z">
        <w:r w:rsidRPr="00DA148A">
          <w:rPr>
            <w:lang w:val="en-US"/>
          </w:rPr>
          <w:delText>Abilities/interpersonal skills: communication, problem-solving, interests in research, commitment for high quality research, working methodically, management/prioritising, inclusive and respect, considerate for patients</w:delText>
        </w:r>
      </w:del>
    </w:p>
    <w:p w14:paraId="79B66125" w14:textId="77777777" w:rsidR="00DA148A" w:rsidRPr="00DA148A" w:rsidRDefault="00DA148A" w:rsidP="00375931">
      <w:pPr>
        <w:rPr>
          <w:del w:id="22" w:author="Chuqi Wang" w:date="2024-08-15T10:29:00Z" w16du:dateUtc="2024-08-15T09:29:00Z"/>
          <w:lang w:val="en-US"/>
        </w:rPr>
      </w:pPr>
      <w:del w:id="23" w:author="Chuqi Wang" w:date="2024-08-15T10:29:00Z" w16du:dateUtc="2024-08-15T09:29:00Z">
        <w:r w:rsidRPr="00DA148A">
          <w:rPr>
            <w:lang w:val="en-US"/>
          </w:rPr>
          <w:delText>Desirable: (which I have) brain imaging data collection and analysis, knowledge with Parkinson’s disease on neurobiology aspects, strong programming and coding for image/neurophysiology data (image acquisition knowledge, quality)</w:delText>
        </w:r>
      </w:del>
    </w:p>
    <w:p w14:paraId="64B9B05D" w14:textId="77777777" w:rsidR="00DA148A" w:rsidRPr="00DA148A" w:rsidRDefault="00DA148A" w:rsidP="00375931">
      <w:pPr>
        <w:rPr>
          <w:del w:id="24" w:author="Chuqi Wang" w:date="2024-08-15T10:29:00Z" w16du:dateUtc="2024-08-15T09:29:00Z"/>
          <w:lang w:val="en-US"/>
        </w:rPr>
      </w:pPr>
    </w:p>
    <w:p w14:paraId="42AFDD97" w14:textId="77777777" w:rsidR="00DA148A" w:rsidRPr="00DA148A" w:rsidRDefault="00DA148A" w:rsidP="00375931">
      <w:pPr>
        <w:rPr>
          <w:del w:id="25" w:author="Chuqi Wang" w:date="2024-08-15T10:29:00Z" w16du:dateUtc="2024-08-15T09:29:00Z"/>
          <w:lang w:val="en-US"/>
        </w:rPr>
      </w:pPr>
      <w:del w:id="26" w:author="Chuqi Wang" w:date="2024-08-15T10:29:00Z" w16du:dateUtc="2024-08-15T09:29:00Z">
        <w:r w:rsidRPr="00DA148A">
          <w:rPr>
            <w:lang w:val="en-US"/>
          </w:rPr>
          <w:delText xml:space="preserve">Duties: </w:delText>
        </w:r>
      </w:del>
    </w:p>
    <w:p w14:paraId="6FD4C2B8" w14:textId="77777777" w:rsidR="00DA148A" w:rsidRPr="00DA148A" w:rsidRDefault="00DA148A" w:rsidP="00375931">
      <w:pPr>
        <w:rPr>
          <w:del w:id="27" w:author="Chuqi Wang" w:date="2024-08-15T10:29:00Z" w16du:dateUtc="2024-08-15T09:29:00Z"/>
          <w:lang w:val="en-US"/>
        </w:rPr>
      </w:pPr>
      <w:del w:id="28" w:author="Chuqi Wang" w:date="2024-08-15T10:29:00Z" w16du:dateUtc="2024-08-15T09:29:00Z">
        <w:r w:rsidRPr="00DA148A">
          <w:rPr>
            <w:lang w:val="en-US"/>
          </w:rPr>
          <w:delText xml:space="preserve">data collection (cognitive, questionnaire and imaging data); </w:delText>
        </w:r>
      </w:del>
    </w:p>
    <w:p w14:paraId="503EF704" w14:textId="77777777" w:rsidR="00DA148A" w:rsidRPr="00DA148A" w:rsidRDefault="00DA148A" w:rsidP="00375931">
      <w:pPr>
        <w:rPr>
          <w:del w:id="29" w:author="Chuqi Wang" w:date="2024-08-15T10:29:00Z" w16du:dateUtc="2024-08-15T09:29:00Z"/>
          <w:lang w:val="en-US"/>
        </w:rPr>
      </w:pPr>
      <w:del w:id="30" w:author="Chuqi Wang" w:date="2024-08-15T10:29:00Z" w16du:dateUtc="2024-08-15T09:29:00Z">
        <w:r w:rsidRPr="00DA148A">
          <w:rPr>
            <w:lang w:val="en-US"/>
          </w:rPr>
          <w:delText>image analysis (structural, diffusion tensor imaging, fMRI, quantitative MRI scans), preprocessing and quality control of imaging data</w:delText>
        </w:r>
      </w:del>
    </w:p>
    <w:p w14:paraId="1A973D21" w14:textId="77777777" w:rsidR="00DA148A" w:rsidRPr="00DA148A" w:rsidRDefault="00DA148A" w:rsidP="00375931">
      <w:pPr>
        <w:rPr>
          <w:del w:id="31" w:author="Chuqi Wang" w:date="2024-08-15T10:29:00Z" w16du:dateUtc="2024-08-15T09:29:00Z"/>
          <w:lang w:val="en-US"/>
        </w:rPr>
      </w:pPr>
      <w:del w:id="32" w:author="Chuqi Wang" w:date="2024-08-15T10:29:00Z" w16du:dateUtc="2024-08-15T09:29:00Z">
        <w:r w:rsidRPr="00DA148A">
          <w:rPr>
            <w:lang w:val="en-US"/>
          </w:rPr>
          <w:delText>participant screening and recruitment and clinical testing preparation/organisation</w:delText>
        </w:r>
      </w:del>
    </w:p>
    <w:p w14:paraId="3710EB50" w14:textId="77777777" w:rsidR="00DA148A" w:rsidRPr="00DA148A" w:rsidRDefault="00DA148A" w:rsidP="00375931">
      <w:pPr>
        <w:rPr>
          <w:del w:id="33" w:author="Chuqi Wang" w:date="2024-08-15T10:29:00Z" w16du:dateUtc="2024-08-15T09:29:00Z"/>
          <w:lang w:val="en-US"/>
        </w:rPr>
      </w:pPr>
      <w:del w:id="34" w:author="Chuqi Wang" w:date="2024-08-15T10:29:00Z" w16du:dateUtc="2024-08-15T09:29:00Z">
        <w:r w:rsidRPr="00DA148A">
          <w:rPr>
            <w:lang w:val="en-US"/>
          </w:rPr>
          <w:delText>neuropsychological testing</w:delText>
        </w:r>
      </w:del>
    </w:p>
    <w:p w14:paraId="1F202B1D" w14:textId="77777777" w:rsidR="00DA148A" w:rsidRPr="00DA148A" w:rsidRDefault="00DA148A" w:rsidP="00375931">
      <w:pPr>
        <w:rPr>
          <w:del w:id="35" w:author="Chuqi Wang" w:date="2024-08-15T10:29:00Z" w16du:dateUtc="2024-08-15T09:29:00Z"/>
          <w:lang w:val="en-US"/>
        </w:rPr>
      </w:pPr>
      <w:del w:id="36" w:author="Chuqi Wang" w:date="2024-08-15T10:29:00Z" w16du:dateUtc="2024-08-15T09:29:00Z">
        <w:r w:rsidRPr="00DA148A">
          <w:rPr>
            <w:lang w:val="en-US"/>
          </w:rPr>
          <w:delText>record and curate data with statistical software e.g. MATLAB and R</w:delText>
        </w:r>
      </w:del>
    </w:p>
    <w:p w14:paraId="3022C337" w14:textId="77777777" w:rsidR="00DA148A" w:rsidRPr="00DA148A" w:rsidRDefault="00DA148A" w:rsidP="00375931">
      <w:pPr>
        <w:rPr>
          <w:del w:id="37" w:author="Chuqi Wang" w:date="2024-08-15T10:29:00Z" w16du:dateUtc="2024-08-15T09:29:00Z"/>
          <w:lang w:val="en-US"/>
        </w:rPr>
      </w:pPr>
      <w:del w:id="38" w:author="Chuqi Wang" w:date="2024-08-15T10:29:00Z" w16du:dateUtc="2024-08-15T09:29:00Z">
        <w:r w:rsidRPr="00DA148A">
          <w:rPr>
            <w:lang w:val="en-US"/>
          </w:rPr>
          <w:delText>General: Patient engagement, confidentiality in data, record keeping, time management</w:delText>
        </w:r>
      </w:del>
    </w:p>
    <w:p w14:paraId="40A7D9FD" w14:textId="77777777" w:rsidR="00DA148A" w:rsidRPr="00DA148A" w:rsidRDefault="00DA148A" w:rsidP="00375931">
      <w:pPr>
        <w:rPr>
          <w:del w:id="39" w:author="Chuqi Wang" w:date="2024-08-15T10:29:00Z" w16du:dateUtc="2024-08-15T09:29:00Z"/>
          <w:lang w:val="en-US"/>
        </w:rPr>
      </w:pPr>
      <w:del w:id="40" w:author="Chuqi Wang" w:date="2024-08-15T10:29:00Z" w16du:dateUtc="2024-08-15T09:29:00Z">
        <w:r w:rsidRPr="00DA148A">
          <w:rPr>
            <w:lang w:val="en-US"/>
          </w:rPr>
          <w:lastRenderedPageBreak/>
          <w:delText xml:space="preserve">Interests/research topics: Lewy Body Dementia (LBD), mechanisms, clinical, non-invasive ultrasound stimulation, brain connectivity, non-invasive </w:delText>
        </w:r>
        <w:r w:rsidRPr="00DA148A">
          <w:rPr>
            <w:highlight w:val="yellow"/>
            <w:lang w:val="en-US"/>
          </w:rPr>
          <w:delText>ultrasound</w:delText>
        </w:r>
        <w:r w:rsidRPr="00DA148A">
          <w:rPr>
            <w:lang w:val="en-US"/>
          </w:rPr>
          <w:delText xml:space="preserve"> stimulation (NIUS)</w:delText>
        </w:r>
      </w:del>
    </w:p>
    <w:p w14:paraId="0262A3EB" w14:textId="77777777" w:rsidR="00DA148A" w:rsidRPr="00DA148A" w:rsidRDefault="00DA148A" w:rsidP="00375931">
      <w:pPr>
        <w:rPr>
          <w:del w:id="41" w:author="Chuqi Wang" w:date="2024-08-15T10:29:00Z" w16du:dateUtc="2024-08-15T09:29:00Z"/>
          <w:lang w:val="en-US"/>
        </w:rPr>
      </w:pPr>
      <w:del w:id="42" w:author="Chuqi Wang" w:date="2024-08-15T10:29:00Z" w16du:dateUtc="2024-08-15T09:29:00Z">
        <w:r w:rsidRPr="00DA148A">
          <w:rPr>
            <w:lang w:val="en-US"/>
          </w:rPr>
          <w:delText>Others: translational</w:delText>
        </w:r>
      </w:del>
    </w:p>
    <w:p w14:paraId="1D371C28" w14:textId="77777777" w:rsidR="00DA148A" w:rsidRPr="00DA148A" w:rsidRDefault="00DA148A" w:rsidP="00375931">
      <w:pPr>
        <w:rPr>
          <w:del w:id="43" w:author="Chuqi Wang" w:date="2024-08-15T10:29:00Z" w16du:dateUtc="2024-08-15T09:29:00Z"/>
          <w:lang w:val="en-US"/>
        </w:rPr>
      </w:pPr>
      <w:del w:id="44" w:author="Chuqi Wang" w:date="2024-08-15T10:29:00Z" w16du:dateUtc="2024-08-15T09:29:00Z">
        <w:r w:rsidRPr="00DA148A">
          <w:rPr>
            <w:lang w:val="en-US"/>
          </w:rPr>
          <w:delText>Structure outline</w:delText>
        </w:r>
      </w:del>
    </w:p>
    <w:p w14:paraId="663FDD55" w14:textId="77777777" w:rsidR="00DA148A" w:rsidRPr="00DA148A" w:rsidRDefault="00DA148A" w:rsidP="00375931">
      <w:pPr>
        <w:rPr>
          <w:del w:id="45" w:author="Chuqi Wang" w:date="2024-08-15T10:29:00Z" w16du:dateUtc="2024-08-15T09:29:00Z"/>
          <w:lang w:val="en-US"/>
        </w:rPr>
      </w:pPr>
      <w:del w:id="46" w:author="Chuqi Wang" w:date="2024-08-15T10:29:00Z" w16du:dateUtc="2024-08-15T09:29:00Z">
        <w:r w:rsidRPr="00DA148A">
          <w:rPr>
            <w:lang w:val="en-US"/>
          </w:rPr>
          <w:delText>To mention:</w:delText>
        </w:r>
      </w:del>
    </w:p>
    <w:p w14:paraId="3B1AFC91" w14:textId="77777777" w:rsidR="00DA148A" w:rsidRPr="00DA148A" w:rsidRDefault="00DA148A" w:rsidP="00375931">
      <w:pPr>
        <w:rPr>
          <w:del w:id="47" w:author="Chuqi Wang" w:date="2024-08-15T10:29:00Z" w16du:dateUtc="2024-08-15T09:29:00Z"/>
          <w:lang w:val="en-US"/>
        </w:rPr>
      </w:pPr>
      <w:del w:id="48" w:author="Chuqi Wang" w:date="2024-08-15T10:29:00Z" w16du:dateUtc="2024-08-15T09:29:00Z">
        <w:r w:rsidRPr="00DA148A">
          <w:rPr>
            <w:lang w:val="en-US"/>
          </w:rPr>
          <w:delText>Programming and statistical skills in MATLAB, Python, for data pre-processing (neurophysiological), imaging data quality control (knowledge in image processing and practical with 2p microscopy)</w:delText>
        </w:r>
      </w:del>
    </w:p>
    <w:p w14:paraId="155815BA" w14:textId="77777777" w:rsidR="00DA148A" w:rsidRPr="00DA148A" w:rsidRDefault="00DA148A" w:rsidP="00375931">
      <w:pPr>
        <w:rPr>
          <w:del w:id="49" w:author="Chuqi Wang" w:date="2024-08-15T10:29:00Z" w16du:dateUtc="2024-08-15T09:29:00Z"/>
          <w:lang w:val="en-US"/>
        </w:rPr>
      </w:pPr>
      <w:del w:id="50" w:author="Chuqi Wang" w:date="2024-08-15T10:29:00Z" w16du:dateUtc="2024-08-15T09:29:00Z">
        <w:r w:rsidRPr="00DA148A">
          <w:rPr>
            <w:lang w:val="en-US"/>
          </w:rPr>
          <w:delText xml:space="preserve">Willingness to gain clinical experience, </w:delText>
        </w:r>
        <w:r w:rsidRPr="00DA148A">
          <w:rPr>
            <w:rFonts w:hint="eastAsia"/>
            <w:lang w:val="en-US"/>
          </w:rPr>
          <w:delText>细心的</w:delText>
        </w:r>
        <w:r w:rsidRPr="00DA148A">
          <w:rPr>
            <w:rFonts w:hint="eastAsia"/>
            <w:lang w:val="en-US"/>
          </w:rPr>
          <w:delText xml:space="preserve"> </w:delText>
        </w:r>
        <w:r w:rsidRPr="00DA148A">
          <w:rPr>
            <w:lang w:val="en-US"/>
          </w:rPr>
          <w:delText xml:space="preserve">for administration work involving participant and advanced medical machine like MRI scanner (proved in lab work and other work) </w:delText>
        </w:r>
      </w:del>
    </w:p>
    <w:p w14:paraId="6F464C3F" w14:textId="77777777" w:rsidR="00DA148A" w:rsidRPr="00DA148A" w:rsidRDefault="00DA148A" w:rsidP="00375931">
      <w:pPr>
        <w:rPr>
          <w:del w:id="51" w:author="Chuqi Wang" w:date="2024-08-15T10:29:00Z" w16du:dateUtc="2024-08-15T09:29:00Z"/>
          <w:lang w:val="en-US"/>
        </w:rPr>
      </w:pPr>
      <w:del w:id="52" w:author="Chuqi Wang" w:date="2024-08-15T10:29:00Z" w16du:dateUtc="2024-08-15T09:29:00Z">
        <w:r w:rsidRPr="00DA148A">
          <w:rPr>
            <w:lang w:val="en-US"/>
          </w:rPr>
          <w:delText xml:space="preserve">Knowledge in MRI and ultrasound, practical experience in ultrasound, specifically high-intensity focused ultrasound </w:delText>
        </w:r>
      </w:del>
    </w:p>
    <w:p w14:paraId="76E7F842" w14:textId="77777777" w:rsidR="00DA148A" w:rsidRPr="00DA148A" w:rsidRDefault="00DA148A" w:rsidP="00375931">
      <w:pPr>
        <w:rPr>
          <w:del w:id="53" w:author="Chuqi Wang" w:date="2024-08-15T10:29:00Z" w16du:dateUtc="2024-08-15T09:29:00Z"/>
          <w:highlight w:val="yellow"/>
          <w:lang w:val="en-US"/>
        </w:rPr>
      </w:pPr>
      <w:del w:id="54" w:author="Chuqi Wang" w:date="2024-08-15T10:29:00Z" w16du:dateUtc="2024-08-15T09:29:00Z">
        <w:r w:rsidRPr="00DA148A">
          <w:rPr>
            <w:highlight w:val="yellow"/>
            <w:lang w:val="en-US"/>
          </w:rPr>
          <w:delText>Mention willingness of pursing PhD in the lab</w:delText>
        </w:r>
      </w:del>
    </w:p>
    <w:p w14:paraId="3C2BE10E" w14:textId="77777777" w:rsidR="00DA148A" w:rsidRPr="00DA148A" w:rsidRDefault="00DA148A" w:rsidP="00375931">
      <w:pPr>
        <w:rPr>
          <w:del w:id="55" w:author="Chuqi Wang" w:date="2024-08-15T10:29:00Z" w16du:dateUtc="2024-08-15T09:29:00Z"/>
          <w:lang w:val="en-US"/>
        </w:rPr>
      </w:pPr>
      <w:del w:id="56" w:author="Chuqi Wang" w:date="2024-08-15T10:29:00Z" w16du:dateUtc="2024-08-15T09:29:00Z">
        <w:r w:rsidRPr="00DA148A">
          <w:rPr>
            <w:lang w:val="en-US"/>
          </w:rPr>
          <w:delText>Main idea: meet essential except neuropsychological assessment adult participants, however, competitive as meet the desirable, experience in neural data analysis, including both psychological and image data. Knowledge in MRI and other neuropsychological assessment + signal pre-processing, image processing. Practical – transferable practical skills on advanced EMG and ultrasound and advanced microscopy. Interpersonal skills to prove soft research skills and ability to work in lab environments (precise, methodically, commitment, record keeping, time management/priortising, patient engagement, confidentiality, inclusive and respect).</w:delText>
        </w:r>
      </w:del>
    </w:p>
    <w:p w14:paraId="7A65B145" w14:textId="77777777" w:rsidR="00DA148A" w:rsidRPr="00DA148A" w:rsidRDefault="00DA148A" w:rsidP="00375931">
      <w:pPr>
        <w:rPr>
          <w:del w:id="57" w:author="Chuqi Wang" w:date="2024-08-15T10:29:00Z" w16du:dateUtc="2024-08-15T09:29:00Z"/>
          <w:lang w:val="en-US"/>
        </w:rPr>
      </w:pPr>
      <w:del w:id="58" w:author="Chuqi Wang" w:date="2024-08-15T10:29:00Z" w16du:dateUtc="2024-08-15T09:29:00Z">
        <w:r w:rsidRPr="00DA148A">
          <w:rPr>
            <w:lang w:val="en-US"/>
          </w:rPr>
          <w:delText>Structure:</w:delText>
        </w:r>
      </w:del>
    </w:p>
    <w:p w14:paraId="2A4EA671" w14:textId="77777777" w:rsidR="00DA148A" w:rsidRPr="00DA148A" w:rsidRDefault="00DA148A" w:rsidP="00375931">
      <w:pPr>
        <w:rPr>
          <w:del w:id="59" w:author="Chuqi Wang" w:date="2024-08-15T10:29:00Z" w16du:dateUtc="2024-08-15T09:29:00Z"/>
          <w:lang w:val="en-US"/>
        </w:rPr>
      </w:pPr>
      <w:del w:id="60" w:author="Chuqi Wang" w:date="2024-08-15T10:29:00Z" w16du:dateUtc="2024-08-15T09:29:00Z">
        <w:r w:rsidRPr="00DA148A">
          <w:rPr>
            <w:lang w:val="en-US"/>
          </w:rPr>
          <w:delText xml:space="preserve">Background and general academic and research experiences &amp; interests match </w:delText>
        </w:r>
      </w:del>
    </w:p>
    <w:p w14:paraId="265418FD" w14:textId="77777777" w:rsidR="00DA148A" w:rsidRPr="00DA148A" w:rsidRDefault="00DA148A" w:rsidP="00375931">
      <w:pPr>
        <w:rPr>
          <w:del w:id="61" w:author="Chuqi Wang" w:date="2024-08-15T10:29:00Z" w16du:dateUtc="2024-08-15T09:29:00Z"/>
          <w:lang w:val="en-US"/>
        </w:rPr>
      </w:pPr>
      <w:del w:id="62" w:author="Chuqi Wang" w:date="2024-08-15T10:29:00Z" w16du:dateUtc="2024-08-15T09:29:00Z">
        <w:r w:rsidRPr="00DA148A">
          <w:rPr>
            <w:lang w:val="en-US"/>
          </w:rPr>
          <w:delText xml:space="preserve">Knowledge wise (MRI and other techniques, </w:delText>
        </w:r>
        <w:r w:rsidRPr="00DA148A">
          <w:rPr>
            <w:highlight w:val="yellow"/>
            <w:lang w:val="en-US"/>
          </w:rPr>
          <w:delText>neurobiology like mechanisms</w:delText>
        </w:r>
        <w:r w:rsidRPr="00DA148A">
          <w:rPr>
            <w:lang w:val="en-US"/>
          </w:rPr>
          <w:delText xml:space="preserve">, how match with the research direction </w:delText>
        </w:r>
      </w:del>
    </w:p>
    <w:p w14:paraId="034F76E2" w14:textId="77777777" w:rsidR="00DA148A" w:rsidRPr="00DA148A" w:rsidRDefault="00DA148A" w:rsidP="00375931">
      <w:pPr>
        <w:rPr>
          <w:del w:id="63" w:author="Chuqi Wang" w:date="2024-08-15T10:29:00Z" w16du:dateUtc="2024-08-15T09:29:00Z"/>
          <w:lang w:val="en-US"/>
        </w:rPr>
      </w:pPr>
      <w:del w:id="64" w:author="Chuqi Wang" w:date="2024-08-15T10:29:00Z" w16du:dateUtc="2024-08-15T09:29:00Z">
        <w:r w:rsidRPr="00DA148A">
          <w:rPr>
            <w:lang w:val="en-US"/>
          </w:rPr>
          <w:delText>(neural data especially image processing + statistical methods coursework)</w:delText>
        </w:r>
      </w:del>
    </w:p>
    <w:p w14:paraId="1A906ED5" w14:textId="77777777" w:rsidR="00DA148A" w:rsidRPr="00DA148A" w:rsidRDefault="00DA148A" w:rsidP="00375931">
      <w:pPr>
        <w:rPr>
          <w:del w:id="65" w:author="Chuqi Wang" w:date="2024-08-15T10:29:00Z" w16du:dateUtc="2024-08-15T09:29:00Z"/>
          <w:lang w:val="en-US"/>
        </w:rPr>
      </w:pPr>
      <w:del w:id="66" w:author="Chuqi Wang" w:date="2024-08-15T10:29:00Z" w16du:dateUtc="2024-08-15T09:29:00Z">
        <w:r w:rsidRPr="00DA148A">
          <w:rPr>
            <w:highlight w:val="yellow"/>
            <w:lang w:val="en-US"/>
          </w:rPr>
          <w:delText>Experience/practical wise</w:delText>
        </w:r>
        <w:r w:rsidRPr="00DA148A">
          <w:rPr>
            <w:lang w:val="en-US"/>
          </w:rPr>
          <w:delText xml:space="preserve">, ultrasound (pre-clinical transferable, experimental design, and data keeping, problem-solving, communication in professional setting/lab environment), cell culturing + 2p (image data quality, development, organisational/management, commitment), EMG (neurophysiological recording, data pre-processing, progress in recruitment) </w:delText>
        </w:r>
        <w:r w:rsidRPr="00DA148A">
          <w:rPr>
            <w:highlight w:val="yellow"/>
            <w:lang w:val="en-US"/>
          </w:rPr>
          <w:delText>*Summarise all kinds of research experiences, focused on multimodal neural data, present the advantage that strong in data processing and software/programming skills desirable for this position</w:delText>
        </w:r>
        <w:r w:rsidRPr="00DA148A">
          <w:rPr>
            <w:lang w:val="en-US"/>
          </w:rPr>
          <w:delText xml:space="preserve"> </w:delText>
        </w:r>
      </w:del>
    </w:p>
    <w:p w14:paraId="31F893BC" w14:textId="77777777" w:rsidR="00DA148A" w:rsidRPr="00DA148A" w:rsidRDefault="00DA148A" w:rsidP="00375931">
      <w:pPr>
        <w:rPr>
          <w:del w:id="67" w:author="Chuqi Wang" w:date="2024-08-15T10:29:00Z" w16du:dateUtc="2024-08-15T09:29:00Z"/>
          <w:lang w:val="en-US"/>
        </w:rPr>
      </w:pPr>
      <w:del w:id="68" w:author="Chuqi Wang" w:date="2024-08-15T10:29:00Z" w16du:dateUtc="2024-08-15T09:29:00Z">
        <w:r w:rsidRPr="00DA148A">
          <w:rPr>
            <w:lang w:val="en-US"/>
          </w:rPr>
          <w:lastRenderedPageBreak/>
          <w:delText>Interpersonal, volunteering and part-time (communication with general public, young age, engagement, confidentiality, respect and inclusive), leadership in team journal club (presentation skills)</w:delText>
        </w:r>
      </w:del>
    </w:p>
    <w:p w14:paraId="2848602D" w14:textId="77777777" w:rsidR="00DA148A" w:rsidRPr="00DA148A" w:rsidRDefault="00DA148A" w:rsidP="00375931">
      <w:pPr>
        <w:rPr>
          <w:del w:id="69" w:author="Chuqi Wang" w:date="2024-08-15T10:29:00Z" w16du:dateUtc="2024-08-15T09:29:00Z"/>
          <w:lang w:val="en-US"/>
        </w:rPr>
      </w:pPr>
      <w:del w:id="70" w:author="Chuqi Wang" w:date="2024-08-15T10:29:00Z" w16du:dateUtc="2024-08-15T09:29:00Z">
        <w:r w:rsidRPr="00DA148A">
          <w:rPr>
            <w:lang w:val="en-US"/>
          </w:rPr>
          <w:delText>Research vision …</w:delText>
        </w:r>
      </w:del>
    </w:p>
    <w:p w14:paraId="7B9E5FC2" w14:textId="77777777" w:rsidR="00DA148A" w:rsidRPr="00DA148A" w:rsidRDefault="00DA148A" w:rsidP="00375931">
      <w:pPr>
        <w:rPr>
          <w:del w:id="71" w:author="Chuqi Wang" w:date="2024-08-15T10:29:00Z" w16du:dateUtc="2024-08-15T09:29:00Z"/>
          <w:lang w:val="en-US"/>
        </w:rPr>
      </w:pPr>
      <w:del w:id="72" w:author="Chuqi Wang" w:date="2024-08-15T10:29:00Z" w16du:dateUtc="2024-08-15T09:29:00Z">
        <w:r w:rsidRPr="00DA148A">
          <w:rPr>
            <w:lang w:val="en-US"/>
          </w:rPr>
          <w:delText>Finishing up (in the mean time, I am looking for the PhD position that start Autumn 2025. Strong interests  to pursue at Queen Square and interested in WeilLab’s work)</w:delText>
        </w:r>
      </w:del>
    </w:p>
    <w:p w14:paraId="05CC8546" w14:textId="77777777" w:rsidR="00DA148A" w:rsidRPr="00DA148A" w:rsidRDefault="00DA148A" w:rsidP="00375931">
      <w:pPr>
        <w:rPr>
          <w:del w:id="73" w:author="Chuqi Wang" w:date="2024-08-15T10:29:00Z" w16du:dateUtc="2024-08-15T09:29:00Z"/>
          <w:lang w:val="en-US"/>
        </w:rPr>
      </w:pPr>
      <w:del w:id="74" w:author="Chuqi Wang" w:date="2024-08-15T10:29:00Z" w16du:dateUtc="2024-08-15T09:29:00Z">
        <w:r w:rsidRPr="00DA148A">
          <w:rPr>
            <w:lang w:val="en-US"/>
          </w:rPr>
          <w:delText>Supporting information about the position:</w:delText>
        </w:r>
      </w:del>
    </w:p>
    <w:p w14:paraId="12218235" w14:textId="77777777" w:rsidR="00DA148A" w:rsidRPr="00DA148A" w:rsidRDefault="00DA148A" w:rsidP="00375931">
      <w:pPr>
        <w:rPr>
          <w:del w:id="75" w:author="Chuqi Wang" w:date="2024-08-15T10:29:00Z" w16du:dateUtc="2024-08-15T09:29:00Z"/>
          <w:u w:val="single"/>
          <w:lang w:val="en-US"/>
        </w:rPr>
      </w:pPr>
      <w:del w:id="76" w:author="Chuqi Wang" w:date="2024-08-15T10:29:00Z" w16du:dateUtc="2024-08-15T09:29:00Z">
        <w:r w:rsidRPr="00DA148A">
          <w:rPr>
            <w:lang w:val="en-US"/>
          </w:rPr>
          <w:delText xml:space="preserve">MRI neuroimaging pre/post the psychology testing, to understand the </w:delText>
        </w:r>
        <w:r w:rsidRPr="00DA148A">
          <w:rPr>
            <w:highlight w:val="yellow"/>
            <w:lang w:val="en-US"/>
          </w:rPr>
          <w:delText>baseline network level changes</w:delText>
        </w:r>
        <w:r w:rsidRPr="00DA148A">
          <w:rPr>
            <w:lang w:val="en-US"/>
          </w:rPr>
          <w:delText xml:space="preserve"> (knowledge and interests in mechanisms and network) and </w:delText>
        </w:r>
        <w:r w:rsidRPr="00DA148A">
          <w:rPr>
            <w:highlight w:val="yellow"/>
            <w:lang w:val="en-US"/>
          </w:rPr>
          <w:delText>derive markers</w:delText>
        </w:r>
        <w:r w:rsidRPr="00DA148A">
          <w:rPr>
            <w:lang w:val="en-US"/>
          </w:rPr>
          <w:delText xml:space="preserve"> (structural and functional imaging)  </w:delText>
        </w:r>
        <w:r w:rsidRPr="00DA148A">
          <w:rPr>
            <w:u w:val="single"/>
            <w:lang w:val="en-US"/>
          </w:rPr>
          <w:delText xml:space="preserve">predictive of response to stimulation. </w:delText>
        </w:r>
      </w:del>
    </w:p>
    <w:p w14:paraId="2A8CF270" w14:textId="77777777" w:rsidR="00DA148A" w:rsidRPr="00DA148A" w:rsidRDefault="00DA148A" w:rsidP="00375931">
      <w:pPr>
        <w:rPr>
          <w:del w:id="77" w:author="Chuqi Wang" w:date="2024-08-15T10:29:00Z" w16du:dateUtc="2024-08-15T09:29:00Z"/>
          <w:lang w:val="en-US"/>
        </w:rPr>
      </w:pPr>
      <w:del w:id="78" w:author="Chuqi Wang" w:date="2024-08-15T10:29:00Z" w16du:dateUtc="2024-08-15T09:29:00Z">
        <w:r w:rsidRPr="00DA148A">
          <w:rPr>
            <w:lang w:val="en-US"/>
          </w:rPr>
          <w:delText xml:space="preserve">Core role is recruitment and data collection, performing the clinical and neuropsychological testing for: 1. setting up of the study in collaboration with Oxford in </w:delText>
        </w:r>
        <w:r w:rsidRPr="00DA148A">
          <w:rPr>
            <w:highlight w:val="yellow"/>
            <w:lang w:val="en-US"/>
          </w:rPr>
          <w:delText>LBD</w:delText>
        </w:r>
        <w:r w:rsidRPr="00DA148A">
          <w:rPr>
            <w:lang w:val="en-US"/>
          </w:rPr>
          <w:delText xml:space="preserve">; 2. Supporting </w:delText>
        </w:r>
        <w:r w:rsidRPr="00DA148A">
          <w:rPr>
            <w:highlight w:val="yellow"/>
            <w:lang w:val="en-US"/>
          </w:rPr>
          <w:delText>Parkinson’s disease study</w:delText>
        </w:r>
        <w:r w:rsidRPr="00DA148A">
          <w:rPr>
            <w:lang w:val="en-US"/>
          </w:rPr>
          <w:delText xml:space="preserve"> in the lab</w:delText>
        </w:r>
      </w:del>
    </w:p>
    <w:p w14:paraId="7C3D7B97" w14:textId="77777777" w:rsidR="00DA148A" w:rsidRPr="00DA148A" w:rsidRDefault="00DA148A" w:rsidP="00375931">
      <w:pPr>
        <w:rPr>
          <w:del w:id="79" w:author="Chuqi Wang" w:date="2024-08-15T10:29:00Z" w16du:dateUtc="2024-08-15T09:29:00Z"/>
          <w:lang w:val="en-US"/>
        </w:rPr>
      </w:pPr>
      <w:del w:id="80" w:author="Chuqi Wang" w:date="2024-08-15T10:29:00Z" w16du:dateUtc="2024-08-15T09:29:00Z">
        <w:r w:rsidRPr="00DA148A">
          <w:rPr>
            <w:lang w:val="en-US"/>
          </w:rPr>
          <w:delText>Psychology testing with training/support (motivated) , cognitive domain and motor function (interests from previous research experience) , questionnaires (</w:delText>
        </w:r>
        <w:r w:rsidRPr="00DA148A">
          <w:rPr>
            <w:highlight w:val="yellow"/>
            <w:lang w:val="en-US"/>
          </w:rPr>
          <w:delText>communication skills</w:delText>
        </w:r>
        <w:r w:rsidRPr="00DA148A">
          <w:rPr>
            <w:lang w:val="en-US"/>
          </w:rPr>
          <w:delText>)</w:delText>
        </w:r>
      </w:del>
    </w:p>
    <w:p w14:paraId="5DBB45F1" w14:textId="77777777" w:rsidR="00DA148A" w:rsidRPr="00DA148A" w:rsidRDefault="00DA148A" w:rsidP="00375931">
      <w:pPr>
        <w:rPr>
          <w:del w:id="81" w:author="Chuqi Wang" w:date="2024-08-15T10:29:00Z" w16du:dateUtc="2024-08-15T09:29:00Z"/>
          <w:lang w:val="en-US"/>
        </w:rPr>
      </w:pPr>
      <w:del w:id="82" w:author="Chuqi Wang" w:date="2024-08-15T10:29:00Z" w16du:dateUtc="2024-08-15T09:29:00Z">
        <w:r w:rsidRPr="00DA148A">
          <w:rPr>
            <w:lang w:val="en-US"/>
          </w:rPr>
          <w:delText xml:space="preserve">MRI scanning: performed by radiographers and data acquired by them, with team member presence. Opportunity to get train. (quick start with my background), + pre-processing of the MRI data and quality control and data analysis. </w:delText>
        </w:r>
      </w:del>
    </w:p>
    <w:p w14:paraId="74771294" w14:textId="77777777" w:rsidR="00DA148A" w:rsidRPr="00DA148A" w:rsidRDefault="00DA148A" w:rsidP="00375931">
      <w:pPr>
        <w:rPr>
          <w:del w:id="83" w:author="Chuqi Wang" w:date="2024-08-15T10:29:00Z" w16du:dateUtc="2024-08-15T09:29:00Z"/>
          <w:lang w:val="en-US"/>
        </w:rPr>
      </w:pPr>
    </w:p>
    <w:p w14:paraId="1710A46A" w14:textId="77777777" w:rsidR="00DA148A" w:rsidRPr="00DA148A" w:rsidRDefault="00DA148A" w:rsidP="00375931">
      <w:pPr>
        <w:rPr>
          <w:del w:id="84" w:author="Chuqi Wang" w:date="2024-08-15T10:29:00Z" w16du:dateUtc="2024-08-15T09:29:00Z"/>
          <w:lang w:val="en-US"/>
        </w:rPr>
      </w:pPr>
    </w:p>
    <w:p w14:paraId="748038AB" w14:textId="77777777" w:rsidR="00DA148A" w:rsidRPr="00DA148A" w:rsidRDefault="00DA148A" w:rsidP="00375931">
      <w:pPr>
        <w:rPr>
          <w:del w:id="85" w:author="Chuqi Wang" w:date="2024-08-15T10:29:00Z" w16du:dateUtc="2024-08-15T09:29:00Z"/>
          <w:lang w:val="en-US"/>
        </w:rPr>
      </w:pPr>
    </w:p>
    <w:p w14:paraId="760AE0DE" w14:textId="77777777" w:rsidR="00DA148A" w:rsidRPr="00DA148A" w:rsidRDefault="00DA148A" w:rsidP="00375931">
      <w:pPr>
        <w:rPr>
          <w:del w:id="86" w:author="Chuqi Wang" w:date="2024-08-15T10:29:00Z" w16du:dateUtc="2024-08-15T09:29:00Z"/>
          <w:lang w:val="en-US"/>
        </w:rPr>
      </w:pPr>
    </w:p>
    <w:p w14:paraId="1A61A275" w14:textId="77777777" w:rsidR="00DA148A" w:rsidRPr="00DA148A" w:rsidRDefault="00DA148A" w:rsidP="00375931">
      <w:pPr>
        <w:rPr>
          <w:del w:id="87" w:author="Chuqi Wang" w:date="2024-08-15T10:29:00Z" w16du:dateUtc="2024-08-15T09:29:00Z"/>
          <w:lang w:val="en-US"/>
        </w:rPr>
      </w:pPr>
    </w:p>
    <w:p w14:paraId="2EA21515" w14:textId="77777777" w:rsidR="00DA148A" w:rsidRPr="00DA148A" w:rsidRDefault="00DA148A" w:rsidP="00375931">
      <w:pPr>
        <w:rPr>
          <w:del w:id="88" w:author="Chuqi Wang" w:date="2024-08-15T10:29:00Z" w16du:dateUtc="2024-08-15T09:29:00Z"/>
          <w:lang w:val="en-US"/>
        </w:rPr>
      </w:pPr>
    </w:p>
    <w:p w14:paraId="1B0F9169" w14:textId="77777777" w:rsidR="00DA148A" w:rsidRPr="00DA148A" w:rsidRDefault="00DA148A" w:rsidP="00375931">
      <w:pPr>
        <w:rPr>
          <w:del w:id="89" w:author="Chuqi Wang" w:date="2024-08-15T10:29:00Z" w16du:dateUtc="2024-08-15T09:29:00Z"/>
          <w:lang w:val="en-US"/>
        </w:rPr>
      </w:pPr>
    </w:p>
    <w:p w14:paraId="3F4A2743" w14:textId="77777777" w:rsidR="00DA148A" w:rsidRDefault="00DA148A" w:rsidP="00375931">
      <w:pPr>
        <w:rPr>
          <w:del w:id="90" w:author="Chuqi Wang" w:date="2024-08-15T10:29:00Z" w16du:dateUtc="2024-08-15T09:29:00Z"/>
          <w:lang w:val="en-US"/>
        </w:rPr>
      </w:pPr>
    </w:p>
    <w:p w14:paraId="1AD0FF12" w14:textId="77777777" w:rsidR="00DA148A" w:rsidRDefault="00DA148A" w:rsidP="00DA148A">
      <w:pPr>
        <w:rPr>
          <w:del w:id="91" w:author="Chuqi Wang" w:date="2024-08-15T10:29:00Z" w16du:dateUtc="2024-08-15T09:29:00Z"/>
          <w:lang w:val="en-US"/>
        </w:rPr>
      </w:pPr>
    </w:p>
    <w:p w14:paraId="5ED62530" w14:textId="77777777" w:rsidR="00DA148A" w:rsidRDefault="00DA148A" w:rsidP="00DA148A">
      <w:pPr>
        <w:rPr>
          <w:del w:id="92" w:author="Chuqi Wang" w:date="2024-08-15T10:29:00Z" w16du:dateUtc="2024-08-15T09:29:00Z"/>
          <w:lang w:val="en-US"/>
        </w:rPr>
      </w:pPr>
    </w:p>
    <w:p w14:paraId="585D7F7F" w14:textId="77777777" w:rsidR="00DA148A" w:rsidRDefault="00DA148A" w:rsidP="00DA148A">
      <w:pPr>
        <w:rPr>
          <w:del w:id="93" w:author="Chuqi Wang" w:date="2024-08-15T10:29:00Z" w16du:dateUtc="2024-08-15T09:29:00Z"/>
          <w:lang w:val="en-US"/>
        </w:rPr>
      </w:pPr>
    </w:p>
    <w:p w14:paraId="15F11BE8" w14:textId="77777777" w:rsidR="00DA148A" w:rsidRDefault="00DA148A" w:rsidP="00DA148A">
      <w:pPr>
        <w:rPr>
          <w:del w:id="94" w:author="Chuqi Wang" w:date="2024-08-15T10:29:00Z" w16du:dateUtc="2024-08-15T09:29:00Z"/>
          <w:lang w:val="en-US"/>
        </w:rPr>
      </w:pPr>
    </w:p>
    <w:p w14:paraId="5DC854EB" w14:textId="77777777" w:rsidR="00DA148A" w:rsidRDefault="00DA148A" w:rsidP="00DA148A">
      <w:pPr>
        <w:rPr>
          <w:lang w:val="en-US"/>
        </w:rPr>
      </w:pPr>
      <w:r>
        <w:rPr>
          <w:lang w:val="en-US"/>
        </w:rPr>
        <w:lastRenderedPageBreak/>
        <w:t xml:space="preserve">Dear Dr. Zarkali and WeilLab’s team, </w:t>
      </w:r>
    </w:p>
    <w:p w14:paraId="696E99B4" w14:textId="77777777" w:rsidR="00DA148A" w:rsidRDefault="00DA148A" w:rsidP="00DA148A">
      <w:pPr>
        <w:rPr>
          <w:lang w:val="en-US"/>
        </w:rPr>
      </w:pPr>
      <w:r>
        <w:rPr>
          <w:lang w:val="en-US"/>
        </w:rPr>
        <w:t>I am writing to express my interest in the Research Assistant position focused on the characterisation of Lewy Body Dementia (LBD). My academic and research background has deeply fueled my passion for neuroscience. During my master’s degree, I specialised in neuroscience and applied technologies, working on brain organoid models derived from induced pluripotent stem cells (iPSCs) with a focus on their potential application in neurodegenerative disease research. This work provided me with valuable insights into the complexities of accurately characterising and diagnosing such conditions. My experience in multi-disciplinary lab environments has equipped me to contribute effectively to research development, while maintaining a strong sense of responsibility in both laboratory and clinical settings.</w:t>
      </w:r>
    </w:p>
    <w:p w14:paraId="530B8287" w14:textId="77777777" w:rsidR="00DA148A" w:rsidRDefault="00DA148A" w:rsidP="00DA148A">
      <w:pPr>
        <w:rPr>
          <w:lang w:val="en-US"/>
        </w:rPr>
      </w:pPr>
      <w:r>
        <w:rPr>
          <w:lang w:val="en-US"/>
        </w:rPr>
        <w:t xml:space="preserve">During my undergraduate studies in Physics and Medical Physics, I built a solid foundation in theoretical concepts related to multi-modal medical imaging techniques, including MRI. Through courses in image processing, data analysis, and programming, I developed a strong understanding of the methodologies for collecting, processing, and analysing imaging data.  My practical skills in tackling neurophysiological recordings and brain imaging data were further honed during my master’s studies in neurotechnology </w:t>
      </w:r>
      <w:r w:rsidRPr="007F106B">
        <w:rPr>
          <w:lang w:val="en-US"/>
        </w:rPr>
        <w:t xml:space="preserve">and </w:t>
      </w:r>
      <w:r>
        <w:rPr>
          <w:lang w:val="en-US"/>
        </w:rPr>
        <w:t xml:space="preserve">various </w:t>
      </w:r>
      <w:r w:rsidRPr="007F106B">
        <w:rPr>
          <w:lang w:val="en-US"/>
        </w:rPr>
        <w:t>research projects</w:t>
      </w:r>
      <w:r>
        <w:rPr>
          <w:lang w:val="en-US"/>
        </w:rPr>
        <w:t>. For instance, in a Brain-Machine Interface project, I decoded monkey movement trajectories from single and multiple unit recordings, enhancing my ability to process large neural datasets and extract meaningful features using statistical and programming techniques. Additionally, I refined my programming skills, particularly in Python, MATLAB and C++, through applications in engineering design and medical statistics involving ultrasound and advanced microscopy. I believe these skills will be a significant advantage in the data-related work required in this position.</w:t>
      </w:r>
    </w:p>
    <w:p w14:paraId="7B9B63B5" w14:textId="77777777" w:rsidR="00DA148A" w:rsidRDefault="00DA148A" w:rsidP="00DA148A">
      <w:pPr>
        <w:rPr>
          <w:lang w:val="en-US"/>
        </w:rPr>
      </w:pPr>
      <w:r w:rsidRPr="006E0E61">
        <w:rPr>
          <w:lang w:val="en-US"/>
        </w:rPr>
        <w:t xml:space="preserve">My </w:t>
      </w:r>
      <w:r>
        <w:rPr>
          <w:lang w:val="en-US"/>
        </w:rPr>
        <w:t xml:space="preserve">research skills, developed across diverse lab environments, are </w:t>
      </w:r>
      <w:r w:rsidRPr="008C0C53">
        <w:rPr>
          <w:lang w:val="en-US"/>
        </w:rPr>
        <w:t>highly transferable to the organi</w:t>
      </w:r>
      <w:r>
        <w:rPr>
          <w:lang w:val="en-US"/>
        </w:rPr>
        <w:t>s</w:t>
      </w:r>
      <w:r w:rsidRPr="008C0C53">
        <w:rPr>
          <w:lang w:val="en-US"/>
        </w:rPr>
        <w:t>ation</w:t>
      </w:r>
      <w:r>
        <w:rPr>
          <w:lang w:val="en-US"/>
        </w:rPr>
        <w:t>al and management</w:t>
      </w:r>
      <w:r w:rsidRPr="008C0C53">
        <w:rPr>
          <w:lang w:val="en-US"/>
        </w:rPr>
        <w:t xml:space="preserve"> tasks required for this </w:t>
      </w:r>
      <w:r>
        <w:rPr>
          <w:lang w:val="en-US"/>
        </w:rPr>
        <w:t>role</w:t>
      </w:r>
      <w:r w:rsidRPr="008C0C53">
        <w:rPr>
          <w:lang w:val="en-US"/>
        </w:rPr>
        <w:t xml:space="preserve">. </w:t>
      </w:r>
      <w:r>
        <w:rPr>
          <w:lang w:val="en-US"/>
        </w:rPr>
        <w:t xml:space="preserve">In my </w:t>
      </w:r>
      <w:r w:rsidRPr="006E0E61">
        <w:rPr>
          <w:lang w:val="en-US"/>
        </w:rPr>
        <w:t>previous role as a research assistant</w:t>
      </w:r>
      <w:r>
        <w:rPr>
          <w:lang w:val="en-US"/>
        </w:rPr>
        <w:t>, I conducted</w:t>
      </w:r>
      <w:r w:rsidRPr="006E0E61">
        <w:rPr>
          <w:lang w:val="en-US"/>
        </w:rPr>
        <w:t xml:space="preserve"> pre-clinical characterisation of a</w:t>
      </w:r>
      <w:r>
        <w:rPr>
          <w:lang w:val="en-US"/>
        </w:rPr>
        <w:t>n</w:t>
      </w:r>
      <w:r w:rsidRPr="006E0E61">
        <w:rPr>
          <w:lang w:val="en-US"/>
        </w:rPr>
        <w:t xml:space="preserve"> ultrasound system with </w:t>
      </w:r>
      <w:r>
        <w:rPr>
          <w:lang w:val="en-US"/>
        </w:rPr>
        <w:t xml:space="preserve">a </w:t>
      </w:r>
      <w:r w:rsidRPr="006E0E61">
        <w:rPr>
          <w:lang w:val="en-US"/>
        </w:rPr>
        <w:t>newly launched GUI</w:t>
      </w:r>
      <w:r>
        <w:rPr>
          <w:lang w:val="en-US"/>
        </w:rPr>
        <w:t>, This involved designing experimental procedures, calibrating software parameters, and drafting user guidance for a multi-disciplinary audience. This role equipped me with practical skills in data management, project development, and troubleshooting while enhancing my ability to communicate effectively with colleagues and external collaborators.</w:t>
      </w:r>
      <w:r w:rsidRPr="006E0E61">
        <w:rPr>
          <w:lang w:val="en-US"/>
        </w:rPr>
        <w:t xml:space="preserve"> </w:t>
      </w:r>
      <w:r>
        <w:rPr>
          <w:lang w:val="en-US"/>
        </w:rPr>
        <w:t xml:space="preserve">Additionally, in my master’s project focused on Alzheimer’s disease, I cultured cerebral tissues derived from human and mouse iPSCs to study early-stage neuronal development. The wet lab work required precise sample management, experiments scheduling, and strict protocol adherence, significantly improving my project management skills and methodical approach. My engineering experience further includes building a prototype to translate EMG signals into audio signals for muscle control biofeedback and designing </w:t>
      </w:r>
      <w:r>
        <w:rPr>
          <w:lang w:val="en-US"/>
        </w:rPr>
        <w:lastRenderedPageBreak/>
        <w:t xml:space="preserve">components and electrical circuits for enhanced data acquisition. These experiences have greatly strengthened my problem-solving abilities, and reinforced commitment to delivering high-quality work through personal dedication and thoughtful collaboration. </w:t>
      </w:r>
    </w:p>
    <w:p w14:paraId="134D21D3" w14:textId="77777777" w:rsidR="00DA148A" w:rsidRDefault="00DA148A" w:rsidP="00DA148A">
      <w:pPr>
        <w:rPr>
          <w:color w:val="808080" w:themeColor="background1" w:themeShade="80"/>
          <w:lang w:val="en-US"/>
        </w:rPr>
      </w:pPr>
      <w:r>
        <w:rPr>
          <w:lang w:val="en-US"/>
        </w:rPr>
        <w:t xml:space="preserve">The clinical work in this role would also demand strong </w:t>
      </w:r>
      <w:r w:rsidRPr="00682F67">
        <w:rPr>
          <w:lang w:val="en-US"/>
        </w:rPr>
        <w:t>interpersonal</w:t>
      </w:r>
      <w:r>
        <w:rPr>
          <w:lang w:val="en-US"/>
        </w:rPr>
        <w:t xml:space="preserve"> skills, which I have developed through diverse working and volunteering experiences. At a care house for elderly individuals, I observed that many residents had neurodegenerative diseases that significantly impacted their quality of life. In response, our student group organised handcrafting activities for the residents and launched campaigns to raise public awareness of neurodegenerative diseases. Additionally, my experience working with primary school student with learning difficulties refined my ability to communicate interactively, emphasising the importance of active listening and respecting individual paces. My part-time work in various sectors provided me with experience in building an inclusive, respectful environment for both customers and the team members, fostering engaging communication and collaboration. I consistently maintain confidentiality in all aspects of my work and am highly motivated to develop my abilities in participant-focused clinical research, particularly in neuropsychological testing.  </w:t>
      </w:r>
    </w:p>
    <w:p w14:paraId="111753ED" w14:textId="77777777" w:rsidR="00DA148A" w:rsidRDefault="00DA148A" w:rsidP="00DA148A">
      <w:pPr>
        <w:rPr>
          <w:color w:val="0F9ED5" w:themeColor="accent4"/>
          <w:lang w:val="en-US"/>
        </w:rPr>
      </w:pPr>
      <w:r>
        <w:rPr>
          <w:lang w:val="en-US"/>
        </w:rPr>
        <w:t xml:space="preserve">My passion for understanding the brain spans from its underlying biological mechanisms, at the molecular level to behavioural and higher-level cognitive functions. This aligns closely with the research in your lab. The challenge of decoding the genetic, environmental and developmental factors that influence disease progression is a complex yet vital area of research. Identifying biomarkers is crucial for enabling accurate diagnosis and effective treatment. I am currently preparing to apply for a Ph.D. program, and I have a strong interest in the multidisciplinary studies at UCL Queen Square. Your esteemed team’s research on the effects of Parkinson’s disease on cognitive functions is particularly compelling to me, as my interest in neuroscience began with a project focused on understanding dysfunctional motor functions by </w:t>
      </w:r>
      <w:r w:rsidRPr="007708C5">
        <w:rPr>
          <w:lang w:val="en-US"/>
        </w:rPr>
        <w:t xml:space="preserve">analysing </w:t>
      </w:r>
      <w:r>
        <w:rPr>
          <w:lang w:val="en-US"/>
        </w:rPr>
        <w:t xml:space="preserve">EMG </w:t>
      </w:r>
      <w:r w:rsidRPr="007708C5">
        <w:rPr>
          <w:lang w:val="en-US"/>
        </w:rPr>
        <w:t>signals that reflect neuromuscular interactions</w:t>
      </w:r>
      <w:r w:rsidRPr="000F6BB3">
        <w:rPr>
          <w:lang w:val="en-US"/>
        </w:rPr>
        <w:t>.</w:t>
      </w:r>
      <w:r w:rsidRPr="000F6BB3">
        <w:rPr>
          <w:color w:val="0F9ED5" w:themeColor="accent4"/>
          <w:lang w:val="en-US"/>
        </w:rPr>
        <w:t xml:space="preserve"> </w:t>
      </w:r>
    </w:p>
    <w:p w14:paraId="46FB6E62" w14:textId="77777777" w:rsidR="00DA148A" w:rsidRDefault="00DA148A" w:rsidP="00DA148A">
      <w:pPr>
        <w:rPr>
          <w:lang w:val="en-US"/>
        </w:rPr>
      </w:pPr>
      <w:r>
        <w:rPr>
          <w:lang w:val="en-US"/>
        </w:rPr>
        <w:t xml:space="preserve">The opportunity to join your dynamic research team would be invaluable for advancing my research skills and preparing me for a Ph.D. </w:t>
      </w:r>
      <w:r w:rsidRPr="002F148C">
        <w:t xml:space="preserve">I am eager to contribute to and learn from your team, and I </w:t>
      </w:r>
      <w:r>
        <w:t>am excited</w:t>
      </w:r>
      <w:r w:rsidRPr="002F148C">
        <w:t xml:space="preserve"> </w:t>
      </w:r>
      <w:r>
        <w:t>about</w:t>
      </w:r>
      <w:r w:rsidRPr="002F148C">
        <w:t xml:space="preserve"> the pote</w:t>
      </w:r>
      <w:r>
        <w:t>ntial</w:t>
      </w:r>
      <w:r w:rsidRPr="002F148C">
        <w:t xml:space="preserve"> growth and development this position offers.</w:t>
      </w:r>
    </w:p>
    <w:p w14:paraId="36C683CA" w14:textId="77777777" w:rsidR="00DA148A" w:rsidRPr="009464B1" w:rsidRDefault="00DA148A" w:rsidP="00DA148A">
      <w:pPr>
        <w:rPr>
          <w:lang w:val="en-US"/>
        </w:rPr>
      </w:pPr>
      <w:r w:rsidRPr="008F5CAA">
        <w:t>I look forward to hearing from you and discussing</w:t>
      </w:r>
      <w:r>
        <w:t xml:space="preserve"> in more detail how</w:t>
      </w:r>
      <w:r w:rsidRPr="008F5CAA">
        <w:t xml:space="preserve"> my research interests and background </w:t>
      </w:r>
      <w:r>
        <w:t>align with this role</w:t>
      </w:r>
      <w:r w:rsidRPr="008F5CAA">
        <w:t xml:space="preserve">. </w:t>
      </w:r>
    </w:p>
    <w:p w14:paraId="78BA9C38" w14:textId="77777777" w:rsidR="00DA148A" w:rsidRDefault="00DA148A" w:rsidP="00DA148A"/>
    <w:p w14:paraId="2A080742" w14:textId="77777777" w:rsidR="00DA148A" w:rsidRDefault="00DA148A" w:rsidP="00DA148A">
      <w:r w:rsidRPr="008F5CAA">
        <w:t xml:space="preserve">Yours sincerely, </w:t>
      </w:r>
    </w:p>
    <w:p w14:paraId="110B2CA5" w14:textId="77777777" w:rsidR="00DA148A" w:rsidRDefault="00DA148A" w:rsidP="00DA148A">
      <w:pPr>
        <w:rPr>
          <w:lang w:val="en-US"/>
        </w:rPr>
      </w:pPr>
      <w:r w:rsidRPr="008F5CAA">
        <w:t>Chuqi</w:t>
      </w:r>
    </w:p>
    <w:p w14:paraId="74BC7C39" w14:textId="77777777" w:rsidR="00DA148A" w:rsidRDefault="00DA148A" w:rsidP="00DA148A">
      <w:pPr>
        <w:rPr>
          <w:del w:id="95" w:author="Chuqi Wang" w:date="2024-08-15T10:29:00Z" w16du:dateUtc="2024-08-15T09:29:00Z"/>
          <w:lang w:val="en-US"/>
        </w:rPr>
      </w:pPr>
    </w:p>
    <w:p w14:paraId="7DF67F14" w14:textId="77777777" w:rsidR="00DA148A" w:rsidRDefault="00DA148A" w:rsidP="00DA148A">
      <w:pPr>
        <w:rPr>
          <w:del w:id="96" w:author="Chuqi Wang" w:date="2024-08-15T10:29:00Z" w16du:dateUtc="2024-08-15T09:29:00Z"/>
          <w:lang w:val="en-US"/>
        </w:rPr>
      </w:pPr>
    </w:p>
    <w:p w14:paraId="43653840" w14:textId="77777777" w:rsidR="00DA148A" w:rsidRDefault="00DA148A" w:rsidP="00DA148A">
      <w:pPr>
        <w:rPr>
          <w:del w:id="97" w:author="Chuqi Wang" w:date="2024-08-15T10:29:00Z" w16du:dateUtc="2024-08-15T09:29:00Z"/>
          <w:lang w:val="en-US"/>
        </w:rPr>
      </w:pPr>
    </w:p>
    <w:p w14:paraId="1D2BD29B" w14:textId="77777777" w:rsidR="00DA148A" w:rsidRDefault="00DA148A" w:rsidP="00DA148A">
      <w:pPr>
        <w:rPr>
          <w:del w:id="98" w:author="Chuqi Wang" w:date="2024-08-15T10:29:00Z" w16du:dateUtc="2024-08-15T09:29:00Z"/>
          <w:lang w:val="en-US"/>
        </w:rPr>
      </w:pPr>
      <w:del w:id="99" w:author="Chuqi Wang" w:date="2024-08-15T10:29:00Z" w16du:dateUtc="2024-08-15T09:29:00Z">
        <w:r>
          <w:rPr>
            <w:lang w:val="en-US"/>
          </w:rPr>
          <w:delText xml:space="preserve">Other contents: </w:delText>
        </w:r>
      </w:del>
    </w:p>
    <w:p w14:paraId="353B589B" w14:textId="77777777" w:rsidR="00DA148A" w:rsidRPr="00E82157" w:rsidRDefault="00DA148A" w:rsidP="00DA148A">
      <w:pPr>
        <w:rPr>
          <w:lang w:val="en-US"/>
        </w:rPr>
      </w:pPr>
      <w:del w:id="100" w:author="Chuqi Wang" w:date="2024-08-15T10:29:00Z" w16du:dateUtc="2024-08-15T09:29:00Z">
        <w:r w:rsidRPr="00D22EBD">
          <w:rPr>
            <w:color w:val="A6A6A6" w:themeColor="background1" w:themeShade="A6"/>
            <w:lang w:val="en-US"/>
          </w:rPr>
          <w:delText>For image processing, I tracked the neural dynamics under two photon microscope, to track the neural dynamics in the organoids, and worked on the quality in both preparation work such as laser parameter and imaging chamber adjustments and post image processing.</w:delText>
        </w:r>
      </w:del>
    </w:p>
    <w:p w14:paraId="1E430784" w14:textId="77777777" w:rsidR="00C215F7" w:rsidRDefault="00C215F7"/>
    <w:sectPr w:rsidR="00C215F7" w:rsidSect="00DA1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F197F"/>
    <w:multiLevelType w:val="hybridMultilevel"/>
    <w:tmpl w:val="348087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592563"/>
    <w:multiLevelType w:val="hybridMultilevel"/>
    <w:tmpl w:val="34808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C3591A"/>
    <w:multiLevelType w:val="hybridMultilevel"/>
    <w:tmpl w:val="30AECC52"/>
    <w:lvl w:ilvl="0" w:tplc="051677C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982CCB"/>
    <w:multiLevelType w:val="hybridMultilevel"/>
    <w:tmpl w:val="34808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66F7105"/>
    <w:multiLevelType w:val="hybridMultilevel"/>
    <w:tmpl w:val="D1B0D9F0"/>
    <w:lvl w:ilvl="0" w:tplc="59F221F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576219">
    <w:abstractNumId w:val="2"/>
  </w:num>
  <w:num w:numId="2" w16cid:durableId="1333682870">
    <w:abstractNumId w:val="4"/>
  </w:num>
  <w:num w:numId="3" w16cid:durableId="74863598">
    <w:abstractNumId w:val="0"/>
  </w:num>
  <w:num w:numId="4" w16cid:durableId="433601616">
    <w:abstractNumId w:val="3"/>
  </w:num>
  <w:num w:numId="5" w16cid:durableId="362020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uqi Wang">
    <w15:presenceInfo w15:providerId="Windows Live" w15:userId="b40da3f6af871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148A"/>
    <w:rsid w:val="00145863"/>
    <w:rsid w:val="00375931"/>
    <w:rsid w:val="004F1157"/>
    <w:rsid w:val="00A6237D"/>
    <w:rsid w:val="00C215F7"/>
    <w:rsid w:val="00DA148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5BEE"/>
  <w15:chartTrackingRefBased/>
  <w15:docId w15:val="{1748F14D-E48B-4FDC-88D9-5C27E4C2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48A"/>
  </w:style>
  <w:style w:type="paragraph" w:styleId="Heading1">
    <w:name w:val="heading 1"/>
    <w:basedOn w:val="Normal"/>
    <w:next w:val="Normal"/>
    <w:link w:val="Heading1Char"/>
    <w:uiPriority w:val="9"/>
    <w:qFormat/>
    <w:rsid w:val="00DA1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48A"/>
    <w:rPr>
      <w:rFonts w:eastAsiaTheme="majorEastAsia" w:cstheme="majorBidi"/>
      <w:color w:val="272727" w:themeColor="text1" w:themeTint="D8"/>
    </w:rPr>
  </w:style>
  <w:style w:type="paragraph" w:styleId="Title">
    <w:name w:val="Title"/>
    <w:basedOn w:val="Normal"/>
    <w:next w:val="Normal"/>
    <w:link w:val="TitleChar"/>
    <w:uiPriority w:val="10"/>
    <w:qFormat/>
    <w:rsid w:val="00DA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48A"/>
    <w:pPr>
      <w:spacing w:before="160"/>
      <w:jc w:val="center"/>
    </w:pPr>
    <w:rPr>
      <w:i/>
      <w:iCs/>
      <w:color w:val="404040" w:themeColor="text1" w:themeTint="BF"/>
    </w:rPr>
  </w:style>
  <w:style w:type="character" w:customStyle="1" w:styleId="QuoteChar">
    <w:name w:val="Quote Char"/>
    <w:basedOn w:val="DefaultParagraphFont"/>
    <w:link w:val="Quote"/>
    <w:uiPriority w:val="29"/>
    <w:rsid w:val="00DA148A"/>
    <w:rPr>
      <w:i/>
      <w:iCs/>
      <w:color w:val="404040" w:themeColor="text1" w:themeTint="BF"/>
    </w:rPr>
  </w:style>
  <w:style w:type="paragraph" w:styleId="ListParagraph">
    <w:name w:val="List Paragraph"/>
    <w:basedOn w:val="Normal"/>
    <w:uiPriority w:val="34"/>
    <w:qFormat/>
    <w:rsid w:val="00DA148A"/>
    <w:pPr>
      <w:ind w:left="720"/>
      <w:contextualSpacing/>
    </w:pPr>
  </w:style>
  <w:style w:type="character" w:styleId="IntenseEmphasis">
    <w:name w:val="Intense Emphasis"/>
    <w:basedOn w:val="DefaultParagraphFont"/>
    <w:uiPriority w:val="21"/>
    <w:qFormat/>
    <w:rsid w:val="00DA148A"/>
    <w:rPr>
      <w:i/>
      <w:iCs/>
      <w:color w:val="0F4761" w:themeColor="accent1" w:themeShade="BF"/>
    </w:rPr>
  </w:style>
  <w:style w:type="paragraph" w:styleId="IntenseQuote">
    <w:name w:val="Intense Quote"/>
    <w:basedOn w:val="Normal"/>
    <w:next w:val="Normal"/>
    <w:link w:val="IntenseQuoteChar"/>
    <w:uiPriority w:val="30"/>
    <w:qFormat/>
    <w:rsid w:val="00DA1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48A"/>
    <w:rPr>
      <w:i/>
      <w:iCs/>
      <w:color w:val="0F4761" w:themeColor="accent1" w:themeShade="BF"/>
    </w:rPr>
  </w:style>
  <w:style w:type="character" w:styleId="IntenseReference">
    <w:name w:val="Intense Reference"/>
    <w:basedOn w:val="DefaultParagraphFont"/>
    <w:uiPriority w:val="32"/>
    <w:qFormat/>
    <w:rsid w:val="00DA148A"/>
    <w:rPr>
      <w:b/>
      <w:bCs/>
      <w:smallCaps/>
      <w:color w:val="0F4761" w:themeColor="accent1" w:themeShade="BF"/>
      <w:spacing w:val="5"/>
    </w:rPr>
  </w:style>
  <w:style w:type="character" w:styleId="Hyperlink">
    <w:name w:val="Hyperlink"/>
    <w:basedOn w:val="DefaultParagraphFont"/>
    <w:uiPriority w:val="99"/>
    <w:unhideWhenUsed/>
    <w:rsid w:val="00DA14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1687</Words>
  <Characters>9619</Characters>
  <Application>Microsoft Office Word</Application>
  <DocSecurity>0</DocSecurity>
  <Lines>80</Lines>
  <Paragraphs>22</Paragraphs>
  <ScaleCrop>false</ScaleCrop>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3</cp:revision>
  <dcterms:created xsi:type="dcterms:W3CDTF">2024-08-15T09:29:00Z</dcterms:created>
  <dcterms:modified xsi:type="dcterms:W3CDTF">2024-08-15T09:37:00Z</dcterms:modified>
</cp:coreProperties>
</file>